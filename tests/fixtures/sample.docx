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 rules</w:t>
      </w:r>
    </w:p>
    <w:p>
      <w:r>
        <w:t>Minimum rest is 12 hours.</w:t>
        <w:tab/>
        <w:t>After a night duty:</w:t>
      </w:r>
      <w:r>
        <w:br/>
      </w:r>
      <w:r>
        <w:t>14 hours.</w:t>
      </w:r>
    </w:p>
    <w:p>
      <w:pPr>
        <w:pStyle w:val="Heading2"/>
      </w:pPr>
      <w:r>
        <w:t>Exceptions</w:t>
      </w:r>
    </w:p>
    <w:p>
      <w:pPr>
        <w:pStyle w:val="ListBullet"/>
      </w:pPr>
      <w:r>
        <w:t>Early start</w:t>
      </w:r>
    </w:p>
    <w:p>
      <w:pPr>
        <w:pStyle w:val="ListNumber"/>
      </w:pPr>
      <w:r>
        <w:t>Standby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Since</w:t>
            </w:r>
          </w:p>
        </w:tc>
      </w:tr>
      <w:tr>
        <w:tc>
          <w:tcPr>
            <w:tcW w:type="dxa" w:w="2880"/>
          </w:tcPr>
          <w:p>
            <w:r>
              <w:t>Example Air</w:t>
            </w:r>
          </w:p>
        </w:tc>
        <w:tc>
          <w:tcPr>
            <w:tcW w:type="dxa" w:w="2880"/>
          </w:tcPr>
          <w:p>
            <w:r>
              <w:t>12 h</w:t>
            </w:r>
          </w:p>
        </w:tc>
        <w:tc>
          <w:tcPr>
            <w:tcW w:type="dxa" w:w="2880"/>
          </w:tcPr>
          <w:p>
            <w:r>
              <w:t>2024-01-01</w:t>
            </w:r>
          </w:p>
        </w:tc>
      </w:tr>
      <w:tr>
        <w:tc>
          <w:tcPr>
            <w:tcW w:type="dxa" w:w="2880"/>
          </w:tcPr>
          <w:p>
            <w:r>
              <w:t>Other Air</w:t>
            </w:r>
          </w:p>
        </w:tc>
        <w:tc>
          <w:tcPr>
            <w:tcW w:type="dxa" w:w="2880"/>
          </w:tcPr>
          <w:p>
            <w:r>
              <w:t>10 h | short</w:t>
            </w:r>
          </w:p>
        </w:tc>
        <w:tc>
          <w:tcPr>
            <w:tcW w:type="dxa" w:w="2880"/>
          </w:tcPr>
          <w:p>
            <w:r>
              <w:t>2025-03-01</w:t>
            </w:r>
          </w:p>
        </w:tc>
      </w:tr>
    </w:tbl>
    <w:p>
      <w:r>
        <w:t>Last paragraph.</w:t>
      </w:r>
    </w:p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agwek3"/>
      </w:pPr>
      <w:r>
        <w:t>Wyjątki lokalne</w:t>
      </w:r>
    </w:p>
    <w:p>
      <w:r>
        <w:t xml:space="preserve">Rest after travel </w:t>
      </w:r>
      <w:del w:id="9" w:author="Ana">
        <w:r>
          <w:delText>eight</w:delText>
        </w:r>
      </w:del>
      <w:ins w:id="10" w:author="Ana">
        <w:r>
          <w:t>ten</w:t>
        </w:r>
      </w:ins>
      <w:r>
        <w:t xml:space="preserve"> hours.</w:t>
      </w:r>
      <w:r>
        <w:footnoteReference w:id="1"/>
      </w:r>
      <w:commentRangeStart w:id="0"/>
      <w:commentRangeEnd w:id="0"/>
      <w: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Ana">
    <w:p>
      <w:r>
        <w:t>Check with the client.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>
    <w:p>
      <w:r>
        <w:separator/>
      </w:r>
    </w:p>
  </w:footnote>
  <w:footnote w:id="0">
    <w:p/>
  </w:footnote>
  <w:footnote w:id="1">
    <w:p>
      <w:r>
        <w:t>Agreed in the March workshop.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agwek3">
    <w:name w:val="Nagłówek 3"/>
    <w:pPr>
      <w:outlineLvl w:val="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